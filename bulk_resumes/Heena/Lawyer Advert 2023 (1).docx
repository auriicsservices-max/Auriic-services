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26702" w:rsidRDefault="00BB4ECF">
      <w:r>
        <w:t>Lawyer Advert 2023</w:t>
      </w:r>
    </w:p>
    <w:p w14:paraId="00000002" w14:textId="77777777" w:rsidR="00126702" w:rsidRDefault="00126702"/>
    <w:p w14:paraId="7B27DA03" w14:textId="6E927D35" w:rsidR="008671A0" w:rsidRDefault="00BB4ECF" w:rsidP="008671A0">
      <w:pPr>
        <w:pStyle w:val="Heading3"/>
        <w:keepNext w:val="0"/>
        <w:keepLines w:val="0"/>
        <w:shd w:val="clear" w:color="auto" w:fill="FFFFFF"/>
        <w:spacing w:before="280"/>
        <w:rPr>
          <w:b/>
          <w:color w:val="326698"/>
          <w:sz w:val="27"/>
          <w:szCs w:val="27"/>
        </w:rPr>
      </w:pPr>
      <w:bookmarkStart w:id="0" w:name="_rid5i83to2n3" w:colFirst="0" w:colLast="0"/>
      <w:bookmarkEnd w:id="0"/>
      <w:r>
        <w:rPr>
          <w:b/>
          <w:color w:val="326698"/>
          <w:sz w:val="27"/>
          <w:szCs w:val="27"/>
        </w:rPr>
        <w:t>Job Description:</w:t>
      </w:r>
    </w:p>
    <w:p w14:paraId="04DA3E5D" w14:textId="43971CAC" w:rsidR="00E5526C" w:rsidRDefault="00E5526C" w:rsidP="00E5526C"/>
    <w:p w14:paraId="1733D6BE" w14:textId="65A5EE30" w:rsidR="00E5526C" w:rsidRPr="00B316A0" w:rsidRDefault="00E5526C" w:rsidP="00E5526C">
      <w:pPr>
        <w:rPr>
          <w:b/>
          <w:bCs/>
        </w:rPr>
      </w:pPr>
      <w:r w:rsidRPr="00B316A0">
        <w:rPr>
          <w:b/>
          <w:bCs/>
        </w:rPr>
        <w:t>Children Social Care Lawyer x10 posts</w:t>
      </w:r>
    </w:p>
    <w:p w14:paraId="00000004" w14:textId="738DC8A8" w:rsidR="00126702" w:rsidRPr="00E5526C" w:rsidRDefault="00E5526C" w:rsidP="008671A0">
      <w:pPr>
        <w:pStyle w:val="Heading3"/>
        <w:keepNext w:val="0"/>
        <w:keepLines w:val="0"/>
        <w:shd w:val="clear" w:color="auto" w:fill="FFFFFF"/>
        <w:spacing w:before="280"/>
        <w:rPr>
          <w:b/>
          <w:bCs/>
          <w:color w:val="326698"/>
          <w:sz w:val="27"/>
          <w:szCs w:val="27"/>
        </w:rPr>
      </w:pPr>
      <w:r w:rsidRPr="00E5526C">
        <w:rPr>
          <w:b/>
          <w:bCs/>
          <w:color w:val="585858"/>
          <w:sz w:val="21"/>
          <w:szCs w:val="21"/>
        </w:rPr>
        <w:t xml:space="preserve">Career Grade Scale </w:t>
      </w:r>
      <w:r w:rsidR="004150B9" w:rsidRPr="00E5526C">
        <w:rPr>
          <w:b/>
          <w:bCs/>
          <w:color w:val="585858"/>
          <w:sz w:val="21"/>
          <w:szCs w:val="21"/>
        </w:rPr>
        <w:t xml:space="preserve">PO3 £42,510 - </w:t>
      </w:r>
      <w:r w:rsidR="008671A0" w:rsidRPr="00E5526C">
        <w:rPr>
          <w:b/>
          <w:bCs/>
          <w:color w:val="585858"/>
          <w:sz w:val="21"/>
          <w:szCs w:val="21"/>
        </w:rPr>
        <w:t xml:space="preserve">PO5 </w:t>
      </w:r>
      <w:commentRangeStart w:id="1"/>
      <w:r w:rsidRPr="00E5526C">
        <w:rPr>
          <w:b/>
          <w:bCs/>
          <w:color w:val="585858"/>
          <w:sz w:val="21"/>
          <w:szCs w:val="21"/>
        </w:rPr>
        <w:t>£</w:t>
      </w:r>
      <w:r w:rsidR="004150B9" w:rsidRPr="00E5526C">
        <w:rPr>
          <w:b/>
          <w:bCs/>
          <w:color w:val="585858"/>
          <w:sz w:val="21"/>
          <w:szCs w:val="21"/>
        </w:rPr>
        <w:t>51</w:t>
      </w:r>
      <w:r w:rsidR="008671A0" w:rsidRPr="00E5526C">
        <w:rPr>
          <w:b/>
          <w:bCs/>
          <w:color w:val="585858"/>
          <w:sz w:val="21"/>
          <w:szCs w:val="21"/>
        </w:rPr>
        <w:t>,7</w:t>
      </w:r>
      <w:r w:rsidR="004150B9" w:rsidRPr="00E5526C">
        <w:rPr>
          <w:b/>
          <w:bCs/>
          <w:color w:val="585858"/>
          <w:sz w:val="21"/>
          <w:szCs w:val="21"/>
        </w:rPr>
        <w:t>83</w:t>
      </w:r>
      <w:r w:rsidR="008671A0" w:rsidRPr="00E5526C">
        <w:rPr>
          <w:b/>
          <w:bCs/>
          <w:color w:val="585858"/>
          <w:sz w:val="21"/>
          <w:szCs w:val="21"/>
        </w:rPr>
        <w:t xml:space="preserve"> </w:t>
      </w:r>
      <w:r w:rsidRPr="00E5526C">
        <w:rPr>
          <w:b/>
          <w:bCs/>
          <w:color w:val="585858"/>
          <w:sz w:val="21"/>
          <w:szCs w:val="21"/>
        </w:rPr>
        <w:t>per annum</w:t>
      </w:r>
      <w:r w:rsidR="008671A0" w:rsidRPr="00E5526C">
        <w:rPr>
          <w:b/>
          <w:bCs/>
          <w:color w:val="585858"/>
          <w:sz w:val="21"/>
          <w:szCs w:val="21"/>
        </w:rPr>
        <w:t xml:space="preserve"> </w:t>
      </w:r>
      <w:r w:rsidRPr="00E5526C">
        <w:rPr>
          <w:b/>
          <w:bCs/>
          <w:color w:val="585858"/>
          <w:sz w:val="21"/>
          <w:szCs w:val="21"/>
        </w:rPr>
        <w:t>incl LW</w:t>
      </w:r>
      <w:commentRangeEnd w:id="1"/>
      <w:r w:rsidR="008671A0" w:rsidRPr="00E5526C">
        <w:rPr>
          <w:rStyle w:val="CommentReference"/>
          <w:b/>
          <w:bCs/>
        </w:rPr>
        <w:commentReference w:id="1"/>
      </w:r>
    </w:p>
    <w:p w14:paraId="17BDD852" w14:textId="77777777" w:rsidR="001C488B" w:rsidRDefault="004150B9">
      <w:pPr>
        <w:shd w:val="clear" w:color="auto" w:fill="FFFFFF"/>
        <w:spacing w:before="340" w:after="560" w:line="376" w:lineRule="auto"/>
        <w:rPr>
          <w:color w:val="585858"/>
          <w:sz w:val="21"/>
          <w:szCs w:val="21"/>
        </w:rPr>
      </w:pPr>
      <w:r>
        <w:rPr>
          <w:color w:val="585858"/>
          <w:sz w:val="21"/>
          <w:szCs w:val="21"/>
        </w:rPr>
        <w:t>Additional 8% Recruitment and Retention allowance for experienced lawyers subject to terms &amp; conditions.</w:t>
      </w:r>
    </w:p>
    <w:p w14:paraId="00000006" w14:textId="333BC9EA" w:rsidR="00126702" w:rsidRPr="00E5526C" w:rsidRDefault="00BB4ECF">
      <w:pPr>
        <w:shd w:val="clear" w:color="auto" w:fill="FFFFFF"/>
        <w:spacing w:before="340" w:after="560" w:line="376" w:lineRule="auto"/>
        <w:rPr>
          <w:color w:val="585858"/>
          <w:sz w:val="21"/>
          <w:szCs w:val="21"/>
        </w:rPr>
      </w:pPr>
      <w:r>
        <w:rPr>
          <w:color w:val="585858"/>
          <w:sz w:val="21"/>
          <w:szCs w:val="21"/>
          <w:highlight w:val="white"/>
        </w:rPr>
        <w:t>Lambeth Council is proud to be a leading provider of a first</w:t>
      </w:r>
      <w:r w:rsidR="00E065EE">
        <w:rPr>
          <w:color w:val="585858"/>
          <w:sz w:val="21"/>
          <w:szCs w:val="21"/>
          <w:highlight w:val="white"/>
        </w:rPr>
        <w:t>-</w:t>
      </w:r>
      <w:r>
        <w:rPr>
          <w:color w:val="585858"/>
          <w:sz w:val="21"/>
          <w:szCs w:val="21"/>
          <w:highlight w:val="white"/>
        </w:rPr>
        <w:t xml:space="preserve">class legal service and is </w:t>
      </w:r>
      <w:proofErr w:type="spellStart"/>
      <w:r>
        <w:rPr>
          <w:color w:val="585858"/>
          <w:sz w:val="21"/>
          <w:szCs w:val="21"/>
          <w:highlight w:val="white"/>
        </w:rPr>
        <w:t>Lexcel</w:t>
      </w:r>
      <w:proofErr w:type="spellEnd"/>
      <w:r>
        <w:rPr>
          <w:color w:val="585858"/>
          <w:sz w:val="21"/>
          <w:szCs w:val="21"/>
          <w:highlight w:val="white"/>
        </w:rPr>
        <w:t xml:space="preserve"> and ISO accredited which is testimony to the high standards of its legal service. </w:t>
      </w:r>
    </w:p>
    <w:p w14:paraId="00000007" w14:textId="4CED26AC" w:rsidR="00126702" w:rsidRDefault="00BB4ECF">
      <w:pPr>
        <w:shd w:val="clear" w:color="auto" w:fill="FFFFFF"/>
        <w:spacing w:before="340" w:after="560" w:line="376" w:lineRule="auto"/>
        <w:rPr>
          <w:color w:val="585858"/>
          <w:sz w:val="21"/>
          <w:szCs w:val="21"/>
          <w:highlight w:val="white"/>
        </w:rPr>
      </w:pPr>
      <w:r>
        <w:rPr>
          <w:color w:val="585858"/>
          <w:sz w:val="21"/>
          <w:szCs w:val="21"/>
        </w:rPr>
        <w:t xml:space="preserve">Lambeth Council has a number of </w:t>
      </w:r>
      <w:r>
        <w:rPr>
          <w:color w:val="585858"/>
          <w:sz w:val="21"/>
          <w:szCs w:val="21"/>
          <w:highlight w:val="white"/>
        </w:rPr>
        <w:t>opportunities to join an experienced and innovative fast paced legal team as a Child Care Lawyer in a role where you will have the opportunity to establish and develop your legal career and expertise</w:t>
      </w:r>
      <w:ins w:id="2" w:author="Lisa Bose" w:date="2023-05-19T12:10:00Z">
        <w:r w:rsidR="00A07E11">
          <w:rPr>
            <w:color w:val="585858"/>
            <w:sz w:val="21"/>
            <w:szCs w:val="21"/>
            <w:highlight w:val="white"/>
          </w:rPr>
          <w:t xml:space="preserve">. You will </w:t>
        </w:r>
      </w:ins>
      <w:del w:id="3" w:author="Lisa Bose" w:date="2023-05-19T12:10:00Z">
        <w:r w:rsidDel="00A07E11">
          <w:rPr>
            <w:color w:val="585858"/>
            <w:sz w:val="21"/>
            <w:szCs w:val="21"/>
            <w:highlight w:val="white"/>
          </w:rPr>
          <w:delText xml:space="preserve"> and </w:delText>
        </w:r>
      </w:del>
      <w:r>
        <w:rPr>
          <w:color w:val="585858"/>
          <w:sz w:val="21"/>
          <w:szCs w:val="21"/>
          <w:highlight w:val="white"/>
        </w:rPr>
        <w:t>work in an environment where you will be a team player in a busy and dynamic legal team.</w:t>
      </w:r>
    </w:p>
    <w:p w14:paraId="00000008" w14:textId="3BD04DEB" w:rsidR="00126702" w:rsidRDefault="00BB4ECF">
      <w:pPr>
        <w:shd w:val="clear" w:color="auto" w:fill="FFFFFF"/>
        <w:spacing w:before="340" w:after="560" w:line="376" w:lineRule="auto"/>
        <w:rPr>
          <w:color w:val="585858"/>
          <w:sz w:val="21"/>
          <w:szCs w:val="21"/>
          <w:highlight w:val="white"/>
        </w:rPr>
      </w:pPr>
      <w:r>
        <w:rPr>
          <w:color w:val="585858"/>
          <w:sz w:val="21"/>
          <w:szCs w:val="21"/>
          <w:highlight w:val="white"/>
        </w:rPr>
        <w:t xml:space="preserve">The Council has a strong </w:t>
      </w:r>
      <w:r w:rsidR="00E065EE">
        <w:rPr>
          <w:color w:val="585858"/>
          <w:sz w:val="21"/>
          <w:szCs w:val="21"/>
          <w:highlight w:val="white"/>
        </w:rPr>
        <w:t>C</w:t>
      </w:r>
      <w:r>
        <w:rPr>
          <w:color w:val="585858"/>
          <w:sz w:val="21"/>
          <w:szCs w:val="21"/>
          <w:highlight w:val="white"/>
        </w:rPr>
        <w:t xml:space="preserve">hild </w:t>
      </w:r>
      <w:r w:rsidR="00E065EE">
        <w:rPr>
          <w:color w:val="585858"/>
          <w:sz w:val="21"/>
          <w:szCs w:val="21"/>
          <w:highlight w:val="white"/>
        </w:rPr>
        <w:t>C</w:t>
      </w:r>
      <w:r>
        <w:rPr>
          <w:color w:val="585858"/>
          <w:sz w:val="21"/>
          <w:szCs w:val="21"/>
          <w:highlight w:val="white"/>
        </w:rPr>
        <w:t>are legal team with a reputable in-house Advocacy team who provide advocacy support, guidance and training across the team to support the development of the wider legal team’s advocacy skills.</w:t>
      </w:r>
    </w:p>
    <w:p w14:paraId="00000009" w14:textId="77777777" w:rsidR="00126702" w:rsidRDefault="00BB4ECF">
      <w:pPr>
        <w:shd w:val="clear" w:color="auto" w:fill="FFFFFF"/>
        <w:spacing w:before="340" w:after="560" w:line="376" w:lineRule="auto"/>
        <w:rPr>
          <w:b/>
          <w:color w:val="585858"/>
          <w:sz w:val="21"/>
          <w:szCs w:val="21"/>
          <w:highlight w:val="white"/>
        </w:rPr>
      </w:pPr>
      <w:r>
        <w:rPr>
          <w:b/>
          <w:color w:val="585858"/>
          <w:sz w:val="21"/>
          <w:szCs w:val="21"/>
          <w:highlight w:val="white"/>
        </w:rPr>
        <w:t>Main role:</w:t>
      </w:r>
    </w:p>
    <w:p w14:paraId="0000000A" w14:textId="04E04F9E" w:rsidR="00126702" w:rsidRDefault="00BB4ECF">
      <w:pPr>
        <w:shd w:val="clear" w:color="auto" w:fill="FFFFFF"/>
        <w:spacing w:before="340" w:after="560" w:line="376" w:lineRule="auto"/>
        <w:rPr>
          <w:color w:val="585858"/>
          <w:sz w:val="21"/>
          <w:szCs w:val="21"/>
        </w:rPr>
      </w:pPr>
      <w:r>
        <w:rPr>
          <w:color w:val="585858"/>
          <w:sz w:val="21"/>
          <w:szCs w:val="21"/>
        </w:rPr>
        <w:t xml:space="preserve">We are looking for a qualified Solicitor or Barrister (Supreme Court of England and Wales/English Bar) or Fellow of the Institute of Legal Executives or equivalent relevant qualification with </w:t>
      </w:r>
      <w:r w:rsidR="00DF38A7">
        <w:rPr>
          <w:color w:val="585858"/>
          <w:sz w:val="21"/>
          <w:szCs w:val="21"/>
        </w:rPr>
        <w:t>substantial</w:t>
      </w:r>
      <w:r>
        <w:rPr>
          <w:color w:val="585858"/>
          <w:sz w:val="21"/>
          <w:szCs w:val="21"/>
        </w:rPr>
        <w:t xml:space="preserve"> </w:t>
      </w:r>
      <w:r w:rsidR="00A215FE">
        <w:rPr>
          <w:color w:val="585858"/>
          <w:sz w:val="21"/>
          <w:szCs w:val="21"/>
        </w:rPr>
        <w:t>C</w:t>
      </w:r>
      <w:r>
        <w:rPr>
          <w:color w:val="585858"/>
          <w:sz w:val="21"/>
          <w:szCs w:val="21"/>
        </w:rPr>
        <w:t xml:space="preserve">hild </w:t>
      </w:r>
      <w:r w:rsidR="00A215FE">
        <w:rPr>
          <w:color w:val="585858"/>
          <w:sz w:val="21"/>
          <w:szCs w:val="21"/>
        </w:rPr>
        <w:t>C</w:t>
      </w:r>
      <w:r>
        <w:rPr>
          <w:color w:val="585858"/>
          <w:sz w:val="21"/>
          <w:szCs w:val="21"/>
        </w:rPr>
        <w:t xml:space="preserve">are </w:t>
      </w:r>
      <w:r w:rsidR="007A0256">
        <w:rPr>
          <w:color w:val="585858"/>
          <w:sz w:val="21"/>
          <w:szCs w:val="21"/>
        </w:rPr>
        <w:t>experience</w:t>
      </w:r>
      <w:r>
        <w:rPr>
          <w:color w:val="585858"/>
          <w:sz w:val="21"/>
          <w:szCs w:val="21"/>
        </w:rPr>
        <w:t xml:space="preserve">. </w:t>
      </w:r>
    </w:p>
    <w:p w14:paraId="0000000B" w14:textId="3FC44A5E" w:rsidR="00126702" w:rsidRDefault="00BB4ECF">
      <w:pPr>
        <w:shd w:val="clear" w:color="auto" w:fill="FFFFFF"/>
        <w:spacing w:before="340" w:after="560" w:line="376" w:lineRule="auto"/>
        <w:rPr>
          <w:color w:val="585858"/>
          <w:sz w:val="21"/>
          <w:szCs w:val="21"/>
        </w:rPr>
      </w:pPr>
      <w:r>
        <w:rPr>
          <w:color w:val="585858"/>
          <w:sz w:val="21"/>
          <w:szCs w:val="21"/>
        </w:rPr>
        <w:t xml:space="preserve">The successful candidate will be a highly competent, qualified lawyer, with an in-depth knowledge of all aspects of </w:t>
      </w:r>
      <w:r w:rsidR="00E065EE">
        <w:rPr>
          <w:color w:val="585858"/>
          <w:sz w:val="21"/>
          <w:szCs w:val="21"/>
        </w:rPr>
        <w:t>C</w:t>
      </w:r>
      <w:r>
        <w:rPr>
          <w:color w:val="585858"/>
          <w:sz w:val="21"/>
          <w:szCs w:val="21"/>
        </w:rPr>
        <w:t xml:space="preserve">hild </w:t>
      </w:r>
      <w:r w:rsidR="00E065EE">
        <w:rPr>
          <w:color w:val="585858"/>
          <w:sz w:val="21"/>
          <w:szCs w:val="21"/>
        </w:rPr>
        <w:t>C</w:t>
      </w:r>
      <w:r>
        <w:rPr>
          <w:color w:val="585858"/>
          <w:sz w:val="21"/>
          <w:szCs w:val="21"/>
        </w:rPr>
        <w:t xml:space="preserve">are law and a professional and </w:t>
      </w:r>
      <w:proofErr w:type="spellStart"/>
      <w:r>
        <w:rPr>
          <w:color w:val="585858"/>
          <w:sz w:val="21"/>
          <w:szCs w:val="21"/>
        </w:rPr>
        <w:t>organised</w:t>
      </w:r>
      <w:proofErr w:type="spellEnd"/>
      <w:r>
        <w:rPr>
          <w:color w:val="585858"/>
          <w:sz w:val="21"/>
          <w:szCs w:val="21"/>
        </w:rPr>
        <w:t xml:space="preserve"> approach to their work.         </w:t>
      </w:r>
    </w:p>
    <w:p w14:paraId="0000000C" w14:textId="77777777" w:rsidR="00126702" w:rsidRDefault="00BB4ECF">
      <w:pPr>
        <w:shd w:val="clear" w:color="auto" w:fill="FFFFFF"/>
        <w:spacing w:before="340" w:after="560" w:line="376" w:lineRule="auto"/>
        <w:rPr>
          <w:color w:val="585858"/>
          <w:sz w:val="21"/>
          <w:szCs w:val="21"/>
          <w:highlight w:val="white"/>
        </w:rPr>
      </w:pPr>
      <w:r>
        <w:rPr>
          <w:color w:val="585858"/>
          <w:sz w:val="21"/>
          <w:szCs w:val="21"/>
        </w:rPr>
        <w:lastRenderedPageBreak/>
        <w:t xml:space="preserve">You will be responsible for holding and </w:t>
      </w:r>
      <w:r>
        <w:rPr>
          <w:color w:val="585858"/>
          <w:sz w:val="21"/>
          <w:szCs w:val="21"/>
          <w:highlight w:val="white"/>
        </w:rPr>
        <w:t xml:space="preserve">managing a caseload of child protection matters, including complex cases and ensuring that all work is of a high quality and delivered in a timely manner.  </w:t>
      </w:r>
    </w:p>
    <w:p w14:paraId="0000000D" w14:textId="6865C1F3" w:rsidR="00126702" w:rsidRDefault="00BB4ECF">
      <w:pPr>
        <w:shd w:val="clear" w:color="auto" w:fill="FFFFFF"/>
        <w:spacing w:before="340" w:after="560" w:line="376" w:lineRule="auto"/>
        <w:rPr>
          <w:color w:val="585858"/>
          <w:sz w:val="21"/>
          <w:szCs w:val="21"/>
          <w:highlight w:val="white"/>
        </w:rPr>
      </w:pPr>
      <w:r>
        <w:rPr>
          <w:color w:val="585858"/>
          <w:sz w:val="21"/>
          <w:szCs w:val="21"/>
          <w:highlight w:val="white"/>
        </w:rPr>
        <w:t>You will be required to provide legal advice to our client in accordance with the Council’s business needs. You will be encouraged to undertake your own advocacy at all levels of the Family Court, including the High Court and the Family Drug and Alcohol Court.</w:t>
      </w:r>
    </w:p>
    <w:p w14:paraId="0000000E" w14:textId="1A7CEC9E" w:rsidR="00126702" w:rsidRDefault="00BB4ECF">
      <w:pPr>
        <w:shd w:val="clear" w:color="auto" w:fill="FFFFFF"/>
        <w:spacing w:before="340" w:after="560" w:line="376" w:lineRule="auto"/>
        <w:rPr>
          <w:color w:val="585858"/>
          <w:sz w:val="21"/>
          <w:szCs w:val="21"/>
          <w:highlight w:val="white"/>
        </w:rPr>
      </w:pPr>
      <w:r>
        <w:rPr>
          <w:color w:val="585858"/>
          <w:sz w:val="21"/>
          <w:szCs w:val="21"/>
          <w:highlight w:val="white"/>
        </w:rPr>
        <w:t xml:space="preserve">You will be supported in your role by a paralegal and be supervised and supported by the </w:t>
      </w:r>
      <w:r w:rsidR="00E065EE">
        <w:rPr>
          <w:color w:val="585858"/>
          <w:sz w:val="21"/>
          <w:szCs w:val="21"/>
          <w:highlight w:val="white"/>
        </w:rPr>
        <w:t>C</w:t>
      </w:r>
      <w:r>
        <w:rPr>
          <w:color w:val="585858"/>
          <w:sz w:val="21"/>
          <w:szCs w:val="21"/>
          <w:highlight w:val="white"/>
        </w:rPr>
        <w:t xml:space="preserve">hild </w:t>
      </w:r>
      <w:r w:rsidR="00E065EE">
        <w:rPr>
          <w:color w:val="585858"/>
          <w:sz w:val="21"/>
          <w:szCs w:val="21"/>
          <w:highlight w:val="white"/>
        </w:rPr>
        <w:t>C</w:t>
      </w:r>
      <w:r>
        <w:rPr>
          <w:color w:val="585858"/>
          <w:sz w:val="21"/>
          <w:szCs w:val="21"/>
          <w:highlight w:val="white"/>
        </w:rPr>
        <w:t xml:space="preserve">are legal management team through regular supervision to ensure that all work is undertaken in accordance with the Council’s business plan and policies and that the Council’s high standards are maintained. </w:t>
      </w:r>
    </w:p>
    <w:p w14:paraId="0000000F" w14:textId="7B662778" w:rsidR="00126702" w:rsidRDefault="00BB4ECF">
      <w:pPr>
        <w:shd w:val="clear" w:color="auto" w:fill="FFFFFF"/>
        <w:spacing w:before="340" w:after="560" w:line="376" w:lineRule="auto"/>
        <w:rPr>
          <w:color w:val="585858"/>
          <w:sz w:val="21"/>
          <w:szCs w:val="21"/>
        </w:rPr>
      </w:pPr>
      <w:r>
        <w:rPr>
          <w:color w:val="585858"/>
          <w:sz w:val="21"/>
          <w:szCs w:val="21"/>
        </w:rPr>
        <w:t xml:space="preserve">You will have a good working knowledge of legislation, current case law, court procedure and experience in drafting legal documents and legal correspondence, giving legal advice, gathering and </w:t>
      </w:r>
      <w:proofErr w:type="spellStart"/>
      <w:r>
        <w:rPr>
          <w:color w:val="585858"/>
          <w:sz w:val="21"/>
          <w:szCs w:val="21"/>
        </w:rPr>
        <w:t>analysing</w:t>
      </w:r>
      <w:proofErr w:type="spellEnd"/>
      <w:r>
        <w:rPr>
          <w:color w:val="585858"/>
          <w:sz w:val="21"/>
          <w:szCs w:val="21"/>
        </w:rPr>
        <w:t xml:space="preserve"> evidence, undertaking advocacy, filing documents at court and dealing with the administration associated with litigation. </w:t>
      </w:r>
    </w:p>
    <w:p w14:paraId="00000010" w14:textId="77777777" w:rsidR="00126702" w:rsidRDefault="00BB4ECF">
      <w:pPr>
        <w:shd w:val="clear" w:color="auto" w:fill="FFFFFF"/>
        <w:spacing w:before="340" w:after="560" w:line="376" w:lineRule="auto"/>
        <w:rPr>
          <w:color w:val="585858"/>
          <w:sz w:val="21"/>
          <w:szCs w:val="21"/>
        </w:rPr>
      </w:pPr>
      <w:r>
        <w:rPr>
          <w:color w:val="585858"/>
          <w:sz w:val="21"/>
          <w:szCs w:val="21"/>
        </w:rPr>
        <w:t xml:space="preserve">You will be competent at legal research and comfortable dealing directly with clients, solicitors, barristers and court personnel. The successful candidate will be highly </w:t>
      </w:r>
      <w:proofErr w:type="spellStart"/>
      <w:r>
        <w:rPr>
          <w:color w:val="585858"/>
          <w:sz w:val="21"/>
          <w:szCs w:val="21"/>
        </w:rPr>
        <w:t>organised</w:t>
      </w:r>
      <w:proofErr w:type="spellEnd"/>
      <w:r>
        <w:rPr>
          <w:color w:val="585858"/>
          <w:sz w:val="21"/>
          <w:szCs w:val="21"/>
        </w:rPr>
        <w:t xml:space="preserve"> with an ability to </w:t>
      </w:r>
      <w:proofErr w:type="spellStart"/>
      <w:r>
        <w:rPr>
          <w:color w:val="585858"/>
          <w:sz w:val="21"/>
          <w:szCs w:val="21"/>
        </w:rPr>
        <w:t>prioritise</w:t>
      </w:r>
      <w:proofErr w:type="spellEnd"/>
      <w:r>
        <w:rPr>
          <w:color w:val="585858"/>
          <w:sz w:val="21"/>
          <w:szCs w:val="21"/>
        </w:rPr>
        <w:t xml:space="preserve"> workload and able to work under pressure. </w:t>
      </w:r>
    </w:p>
    <w:p w14:paraId="00000011" w14:textId="17E393CB" w:rsidR="00126702" w:rsidRDefault="00BB4ECF">
      <w:pPr>
        <w:shd w:val="clear" w:color="auto" w:fill="FFFFFF"/>
        <w:spacing w:before="340" w:after="560" w:line="376" w:lineRule="auto"/>
        <w:rPr>
          <w:color w:val="585858"/>
          <w:sz w:val="21"/>
          <w:szCs w:val="21"/>
        </w:rPr>
      </w:pPr>
      <w:r>
        <w:rPr>
          <w:color w:val="585858"/>
          <w:sz w:val="21"/>
          <w:szCs w:val="21"/>
        </w:rPr>
        <w:t>The successful candidate will be flexible and show an ability to use initi</w:t>
      </w:r>
      <w:r w:rsidR="00E065EE">
        <w:rPr>
          <w:color w:val="585858"/>
          <w:sz w:val="21"/>
          <w:szCs w:val="21"/>
        </w:rPr>
        <w:t>a</w:t>
      </w:r>
      <w:r>
        <w:rPr>
          <w:color w:val="585858"/>
          <w:sz w:val="21"/>
          <w:szCs w:val="21"/>
        </w:rPr>
        <w:t>tive, manage competing deadlines and work as part of a team on their own initiative.</w:t>
      </w:r>
    </w:p>
    <w:p w14:paraId="00000012" w14:textId="77777777" w:rsidR="00126702" w:rsidRDefault="00BB4ECF">
      <w:pPr>
        <w:shd w:val="clear" w:color="auto" w:fill="FFFFFF"/>
        <w:spacing w:before="340" w:after="560" w:line="376" w:lineRule="auto"/>
        <w:rPr>
          <w:color w:val="326698"/>
          <w:sz w:val="21"/>
          <w:szCs w:val="21"/>
          <w:u w:val="single"/>
        </w:rPr>
      </w:pPr>
      <w:r>
        <w:rPr>
          <w:color w:val="585858"/>
          <w:sz w:val="21"/>
          <w:szCs w:val="21"/>
        </w:rPr>
        <w:t xml:space="preserve">In addition to the salary, we offer attractive benefits, please click on the link to view </w:t>
      </w:r>
      <w:hyperlink r:id="rId8">
        <w:r>
          <w:rPr>
            <w:color w:val="326698"/>
            <w:sz w:val="21"/>
            <w:szCs w:val="21"/>
            <w:u w:val="single"/>
          </w:rPr>
          <w:t>Lambeth Employee's Benefits</w:t>
        </w:r>
      </w:hyperlink>
    </w:p>
    <w:p w14:paraId="00000013" w14:textId="77777777" w:rsidR="00126702" w:rsidRDefault="00BB4ECF">
      <w:pPr>
        <w:shd w:val="clear" w:color="auto" w:fill="FFFFFF"/>
        <w:spacing w:before="340" w:after="560" w:line="376" w:lineRule="auto"/>
        <w:rPr>
          <w:color w:val="585858"/>
          <w:sz w:val="21"/>
          <w:szCs w:val="21"/>
        </w:rPr>
      </w:pPr>
      <w:r>
        <w:rPr>
          <w:color w:val="585858"/>
          <w:sz w:val="21"/>
          <w:szCs w:val="21"/>
        </w:rPr>
        <w:t xml:space="preserve"> Please note we operate an </w:t>
      </w:r>
      <w:proofErr w:type="spellStart"/>
      <w:r>
        <w:rPr>
          <w:color w:val="585858"/>
          <w:sz w:val="21"/>
          <w:szCs w:val="21"/>
        </w:rPr>
        <w:t>anonymised</w:t>
      </w:r>
      <w:proofErr w:type="spellEnd"/>
      <w:r>
        <w:rPr>
          <w:color w:val="585858"/>
          <w:sz w:val="21"/>
          <w:szCs w:val="21"/>
        </w:rPr>
        <w:t xml:space="preserve"> application process. If you are uploading your CV or a personal statement, please remove your personal details.</w:t>
      </w:r>
    </w:p>
    <w:p w14:paraId="00000014" w14:textId="77777777" w:rsidR="00126702" w:rsidRDefault="00BB4ECF">
      <w:pPr>
        <w:shd w:val="clear" w:color="auto" w:fill="FFFFFF"/>
        <w:spacing w:before="340" w:after="560" w:line="376" w:lineRule="auto"/>
        <w:rPr>
          <w:color w:val="585858"/>
          <w:sz w:val="21"/>
          <w:szCs w:val="21"/>
        </w:rPr>
      </w:pPr>
      <w:r>
        <w:rPr>
          <w:color w:val="585858"/>
          <w:sz w:val="21"/>
          <w:szCs w:val="21"/>
        </w:rPr>
        <w:lastRenderedPageBreak/>
        <w:t>To apply click the</w:t>
      </w:r>
      <w:r>
        <w:rPr>
          <w:b/>
          <w:color w:val="585858"/>
          <w:sz w:val="21"/>
          <w:szCs w:val="21"/>
        </w:rPr>
        <w:t xml:space="preserve"> 'Apply online' </w:t>
      </w:r>
      <w:r>
        <w:rPr>
          <w:color w:val="585858"/>
          <w:sz w:val="21"/>
          <w:szCs w:val="21"/>
        </w:rPr>
        <w:t>button and complete an online application form.</w:t>
      </w:r>
    </w:p>
    <w:p w14:paraId="00000015" w14:textId="77777777" w:rsidR="00126702" w:rsidRDefault="00AE786A">
      <w:pPr>
        <w:shd w:val="clear" w:color="auto" w:fill="FFFFFF"/>
        <w:spacing w:before="340" w:after="560" w:line="376" w:lineRule="auto"/>
        <w:rPr>
          <w:b/>
          <w:color w:val="326698"/>
          <w:sz w:val="21"/>
          <w:szCs w:val="21"/>
          <w:u w:val="single"/>
        </w:rPr>
      </w:pPr>
      <w:hyperlink r:id="rId9">
        <w:r w:rsidR="00BB4ECF">
          <w:rPr>
            <w:b/>
            <w:color w:val="326698"/>
            <w:sz w:val="21"/>
            <w:szCs w:val="21"/>
            <w:u w:val="single"/>
          </w:rPr>
          <w:t>Job Description and Person Specification</w:t>
        </w:r>
      </w:hyperlink>
    </w:p>
    <w:p w14:paraId="00000016" w14:textId="77777777" w:rsidR="00126702" w:rsidRDefault="00BB4ECF">
      <w:pPr>
        <w:shd w:val="clear" w:color="auto" w:fill="FFFFFF"/>
        <w:spacing w:before="340" w:after="560" w:line="376" w:lineRule="auto"/>
        <w:rPr>
          <w:color w:val="585858"/>
          <w:sz w:val="21"/>
          <w:szCs w:val="21"/>
        </w:rPr>
      </w:pPr>
      <w:r>
        <w:rPr>
          <w:color w:val="585858"/>
          <w:sz w:val="21"/>
          <w:szCs w:val="21"/>
        </w:rPr>
        <w:t>Lambeth is committed to Safer Recruitment and aims for quality services and equal opportunities for all.</w:t>
      </w:r>
    </w:p>
    <w:p w14:paraId="00000017" w14:textId="77777777" w:rsidR="00126702" w:rsidRDefault="00BB4ECF">
      <w:pPr>
        <w:shd w:val="clear" w:color="auto" w:fill="FFFFFF"/>
        <w:spacing w:before="120" w:after="340" w:line="376" w:lineRule="auto"/>
        <w:rPr>
          <w:b/>
          <w:color w:val="585858"/>
          <w:sz w:val="21"/>
          <w:szCs w:val="21"/>
        </w:rPr>
      </w:pPr>
      <w:r>
        <w:rPr>
          <w:b/>
          <w:color w:val="585858"/>
          <w:sz w:val="21"/>
          <w:szCs w:val="21"/>
        </w:rPr>
        <w:t>How to apply:</w:t>
      </w:r>
    </w:p>
    <w:p w14:paraId="00000018" w14:textId="77777777" w:rsidR="00126702" w:rsidRDefault="00BB4ECF">
      <w:pPr>
        <w:shd w:val="clear" w:color="auto" w:fill="FFFFFF"/>
        <w:spacing w:before="120" w:after="340" w:line="376" w:lineRule="auto"/>
        <w:rPr>
          <w:color w:val="585858"/>
          <w:sz w:val="21"/>
          <w:szCs w:val="21"/>
        </w:rPr>
      </w:pPr>
      <w:r>
        <w:rPr>
          <w:color w:val="585858"/>
          <w:sz w:val="21"/>
          <w:szCs w:val="21"/>
        </w:rPr>
        <w:t xml:space="preserve">If this sounds like your ideal next challenge, Click </w:t>
      </w:r>
      <w:hyperlink r:id="rId10">
        <w:r>
          <w:rPr>
            <w:color w:val="326698"/>
            <w:sz w:val="21"/>
            <w:szCs w:val="21"/>
            <w:u w:val="single"/>
          </w:rPr>
          <w:t>Please click here or visit our web site www.lambeth.gov.uk/jobs</w:t>
        </w:r>
      </w:hyperlink>
      <w:r>
        <w:rPr>
          <w:color w:val="585858"/>
          <w:sz w:val="21"/>
          <w:szCs w:val="21"/>
        </w:rPr>
        <w:t xml:space="preserve"> and then click ‘Apply Now’ button to complete an online application form. </w:t>
      </w:r>
    </w:p>
    <w:p w14:paraId="00000019" w14:textId="77777777" w:rsidR="00126702" w:rsidRDefault="00BB4ECF">
      <w:pPr>
        <w:shd w:val="clear" w:color="auto" w:fill="FFFFFF"/>
        <w:spacing w:before="120" w:after="340" w:line="376" w:lineRule="auto"/>
        <w:rPr>
          <w:color w:val="585858"/>
          <w:sz w:val="21"/>
          <w:szCs w:val="21"/>
        </w:rPr>
      </w:pPr>
      <w:r>
        <w:rPr>
          <w:color w:val="585858"/>
          <w:sz w:val="21"/>
          <w:szCs w:val="21"/>
        </w:rPr>
        <w:t>Please upload a curriculum vitae and supporting statement which will need to demonstrate that you can satisfy the Role Specific Qualifications, and that you have the necessary attributes to take on this role.</w:t>
      </w:r>
    </w:p>
    <w:p w14:paraId="0000001A" w14:textId="77777777" w:rsidR="00126702" w:rsidRDefault="00BB4ECF">
      <w:pPr>
        <w:shd w:val="clear" w:color="auto" w:fill="FFFFFF"/>
        <w:spacing w:before="120" w:after="340" w:line="376" w:lineRule="auto"/>
        <w:rPr>
          <w:color w:val="585858"/>
          <w:sz w:val="21"/>
          <w:szCs w:val="21"/>
        </w:rPr>
      </w:pPr>
      <w:r>
        <w:rPr>
          <w:color w:val="585858"/>
          <w:sz w:val="21"/>
          <w:szCs w:val="21"/>
        </w:rPr>
        <w:t>Lambeth is committed to Safer Recruitment and aims for quality services and equal opportunities for all.</w:t>
      </w:r>
    </w:p>
    <w:p w14:paraId="0000001B" w14:textId="77777777" w:rsidR="00126702" w:rsidRDefault="00BB4ECF">
      <w:pPr>
        <w:shd w:val="clear" w:color="auto" w:fill="FFFFFF"/>
        <w:spacing w:before="120" w:after="340" w:line="376" w:lineRule="auto"/>
        <w:rPr>
          <w:color w:val="585858"/>
          <w:sz w:val="21"/>
          <w:szCs w:val="21"/>
        </w:rPr>
      </w:pPr>
      <w:commentRangeStart w:id="4"/>
      <w:r>
        <w:rPr>
          <w:b/>
          <w:color w:val="585858"/>
          <w:sz w:val="21"/>
          <w:szCs w:val="21"/>
        </w:rPr>
        <w:t>Contact details for an informal discussion:</w:t>
      </w:r>
      <w:r>
        <w:rPr>
          <w:color w:val="585858"/>
          <w:sz w:val="21"/>
          <w:szCs w:val="21"/>
        </w:rPr>
        <w:t xml:space="preserve">  </w:t>
      </w:r>
      <w:commentRangeEnd w:id="4"/>
      <w:r w:rsidR="005E300A">
        <w:rPr>
          <w:rStyle w:val="CommentReference"/>
        </w:rPr>
        <w:commentReference w:id="4"/>
      </w:r>
    </w:p>
    <w:p w14:paraId="0000001C" w14:textId="77777777" w:rsidR="00126702" w:rsidRDefault="00BB4ECF">
      <w:pPr>
        <w:shd w:val="clear" w:color="auto" w:fill="FFFFFF"/>
        <w:spacing w:before="120" w:after="340" w:line="376" w:lineRule="auto"/>
        <w:rPr>
          <w:color w:val="585858"/>
          <w:sz w:val="21"/>
          <w:szCs w:val="21"/>
        </w:rPr>
      </w:pPr>
      <w:commentRangeStart w:id="5"/>
      <w:r>
        <w:rPr>
          <w:b/>
          <w:color w:val="585858"/>
          <w:sz w:val="21"/>
          <w:szCs w:val="21"/>
        </w:rPr>
        <w:t>Closing date:</w:t>
      </w:r>
      <w:r>
        <w:rPr>
          <w:color w:val="585858"/>
          <w:sz w:val="21"/>
          <w:szCs w:val="21"/>
        </w:rPr>
        <w:t xml:space="preserve"> </w:t>
      </w:r>
      <w:commentRangeEnd w:id="5"/>
      <w:r w:rsidR="008671A0">
        <w:rPr>
          <w:rStyle w:val="CommentReference"/>
        </w:rPr>
        <w:commentReference w:id="5"/>
      </w:r>
    </w:p>
    <w:p w14:paraId="0000001D" w14:textId="4B9A5B51" w:rsidR="00126702" w:rsidRPr="005E300A" w:rsidRDefault="005E300A">
      <w:pPr>
        <w:rPr>
          <w:b/>
          <w:bCs/>
          <w:color w:val="595959" w:themeColor="text1" w:themeTint="A6"/>
          <w:sz w:val="21"/>
          <w:szCs w:val="21"/>
        </w:rPr>
      </w:pPr>
      <w:r w:rsidRPr="005E300A">
        <w:rPr>
          <w:b/>
          <w:bCs/>
          <w:color w:val="595959" w:themeColor="text1" w:themeTint="A6"/>
          <w:sz w:val="21"/>
          <w:szCs w:val="21"/>
        </w:rPr>
        <w:t>Interview dates:</w:t>
      </w:r>
    </w:p>
    <w:sectPr w:rsidR="00126702" w:rsidRPr="005E300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sa Bose" w:date="2023-05-19T10:01:00Z" w:initials="LB">
    <w:p w14:paraId="16614537" w14:textId="77777777" w:rsidR="008671A0" w:rsidRDefault="008671A0" w:rsidP="000C03B0">
      <w:pPr>
        <w:pStyle w:val="CommentText"/>
      </w:pPr>
      <w:r>
        <w:rPr>
          <w:rStyle w:val="CommentReference"/>
        </w:rPr>
        <w:annotationRef/>
      </w:r>
      <w:r>
        <w:t>Need to state grade/salary range</w:t>
      </w:r>
    </w:p>
  </w:comment>
  <w:comment w:id="4" w:author="Lisa Bose" w:date="2023-05-19T11:56:00Z" w:initials="LB">
    <w:p w14:paraId="148C77E3" w14:textId="77777777" w:rsidR="005E300A" w:rsidRDefault="005E300A" w:rsidP="001F4E3C">
      <w:pPr>
        <w:pStyle w:val="CommentText"/>
      </w:pPr>
      <w:r>
        <w:rPr>
          <w:rStyle w:val="CommentReference"/>
        </w:rPr>
        <w:annotationRef/>
      </w:r>
      <w:r>
        <w:t>Do we need this in?</w:t>
      </w:r>
    </w:p>
  </w:comment>
  <w:comment w:id="5" w:author="Lisa Bose" w:date="2023-05-19T10:03:00Z" w:initials="LB">
    <w:p w14:paraId="53F17C3D" w14:textId="01BAC618" w:rsidR="008671A0" w:rsidRDefault="008671A0" w:rsidP="009A6155">
      <w:pPr>
        <w:pStyle w:val="CommentText"/>
      </w:pPr>
      <w:r>
        <w:rPr>
          <w:rStyle w:val="CommentReference"/>
        </w:rPr>
        <w:annotationRef/>
      </w:r>
      <w:r>
        <w:t xml:space="preserve">And need to state when interviews will be taking place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614537" w15:done="0"/>
  <w15:commentEx w15:paraId="148C77E3" w15:done="0"/>
  <w15:commentEx w15:paraId="53F17C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11C793" w16cex:dateUtc="2023-05-19T09:01:00Z"/>
  <w16cex:commentExtensible w16cex:durableId="2811E281" w16cex:dateUtc="2023-05-19T10:56:00Z"/>
  <w16cex:commentExtensible w16cex:durableId="2811C7DF" w16cex:dateUtc="2023-05-19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614537" w16cid:durableId="2811C793"/>
  <w16cid:commentId w16cid:paraId="148C77E3" w16cid:durableId="2811E281"/>
  <w16cid:commentId w16cid:paraId="53F17C3D" w16cid:durableId="2811C7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sa Bose">
    <w15:presenceInfo w15:providerId="AD" w15:userId="S::LBose2@lambeth.gov.uk::806c509a-4ee9-492f-a512-a31c96ba0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702"/>
    <w:rsid w:val="00126702"/>
    <w:rsid w:val="001C488B"/>
    <w:rsid w:val="003D2566"/>
    <w:rsid w:val="004150B9"/>
    <w:rsid w:val="005E300A"/>
    <w:rsid w:val="007A0256"/>
    <w:rsid w:val="008671A0"/>
    <w:rsid w:val="009C497D"/>
    <w:rsid w:val="00A07E11"/>
    <w:rsid w:val="00A215FE"/>
    <w:rsid w:val="00AE786A"/>
    <w:rsid w:val="00B316A0"/>
    <w:rsid w:val="00BB4ECF"/>
    <w:rsid w:val="00C0490E"/>
    <w:rsid w:val="00DF38A7"/>
    <w:rsid w:val="00E065EE"/>
    <w:rsid w:val="00E552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D967"/>
  <w15:docId w15:val="{713BFE5C-BFB2-4F8B-B9EA-11EB5E30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671A0"/>
    <w:rPr>
      <w:sz w:val="16"/>
      <w:szCs w:val="16"/>
    </w:rPr>
  </w:style>
  <w:style w:type="paragraph" w:styleId="CommentText">
    <w:name w:val="annotation text"/>
    <w:basedOn w:val="Normal"/>
    <w:link w:val="CommentTextChar"/>
    <w:uiPriority w:val="99"/>
    <w:unhideWhenUsed/>
    <w:rsid w:val="008671A0"/>
    <w:pPr>
      <w:spacing w:line="240" w:lineRule="auto"/>
    </w:pPr>
    <w:rPr>
      <w:sz w:val="20"/>
      <w:szCs w:val="20"/>
    </w:rPr>
  </w:style>
  <w:style w:type="character" w:customStyle="1" w:styleId="CommentTextChar">
    <w:name w:val="Comment Text Char"/>
    <w:basedOn w:val="DefaultParagraphFont"/>
    <w:link w:val="CommentText"/>
    <w:uiPriority w:val="99"/>
    <w:rsid w:val="008671A0"/>
    <w:rPr>
      <w:sz w:val="20"/>
      <w:szCs w:val="20"/>
    </w:rPr>
  </w:style>
  <w:style w:type="paragraph" w:styleId="CommentSubject">
    <w:name w:val="annotation subject"/>
    <w:basedOn w:val="CommentText"/>
    <w:next w:val="CommentText"/>
    <w:link w:val="CommentSubjectChar"/>
    <w:uiPriority w:val="99"/>
    <w:semiHidden/>
    <w:unhideWhenUsed/>
    <w:rsid w:val="008671A0"/>
    <w:rPr>
      <w:b/>
      <w:bCs/>
    </w:rPr>
  </w:style>
  <w:style w:type="character" w:customStyle="1" w:styleId="CommentSubjectChar">
    <w:name w:val="Comment Subject Char"/>
    <w:basedOn w:val="CommentTextChar"/>
    <w:link w:val="CommentSubject"/>
    <w:uiPriority w:val="99"/>
    <w:semiHidden/>
    <w:rsid w:val="008671A0"/>
    <w:rPr>
      <w:b/>
      <w:bCs/>
      <w:sz w:val="20"/>
      <w:szCs w:val="20"/>
    </w:rPr>
  </w:style>
  <w:style w:type="paragraph" w:styleId="Revision">
    <w:name w:val="Revision"/>
    <w:hidden/>
    <w:uiPriority w:val="99"/>
    <w:semiHidden/>
    <w:rsid w:val="00A07E1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ambeth.gov.uk/sites/default/files/2023-03/Lambeth%20benefits_0.doc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hyperlink" Target="https://effe.fa.em3.oraclecloud.com/hcmUI/CandidateExperience/en/sites/CX_3/job/585/?utm_medium=jobshare" TargetMode="External"/><Relationship Id="rId4" Type="http://schemas.openxmlformats.org/officeDocument/2006/relationships/comments" Target="comments.xml"/><Relationship Id="rId9" Type="http://schemas.openxmlformats.org/officeDocument/2006/relationships/hyperlink" Target="https://www.lambeth.gov.uk/sites/default/files/2023-04/JD%20Prosecution%20Lawy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Bose</dc:creator>
  <cp:lastModifiedBy>Martin Harpwood</cp:lastModifiedBy>
  <cp:revision>2</cp:revision>
  <dcterms:created xsi:type="dcterms:W3CDTF">2024-01-22T14:06:00Z</dcterms:created>
  <dcterms:modified xsi:type="dcterms:W3CDTF">2024-01-22T14:06:00Z</dcterms:modified>
</cp:coreProperties>
</file>